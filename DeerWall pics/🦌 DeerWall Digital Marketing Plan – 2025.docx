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tj7dbczgk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🦌 DeerWall Digital Marketing Plan –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eqd1uwc6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Campaign Goals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first-time customer acquisition via Google Search.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abandoned carts via text, email, and (if needed) phone.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repeat purchases through proactive follow-up.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 customer feedback for reviews, social proof, and product optimization.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Smart4Growing</w:t>
      </w:r>
      <w:r w:rsidDel="00000000" w:rsidR="00000000" w:rsidRPr="00000000">
        <w:rPr>
          <w:rtl w:val="0"/>
        </w:rPr>
        <w:t xml:space="preserve"> as a complementary product to increase average order value.</w:t>
      </w:r>
    </w:p>
    <w:p w:rsidR="00000000" w:rsidDel="00000000" w:rsidP="00000000" w:rsidRDefault="00000000" w:rsidRPr="00000000" w14:paraId="00000009">
      <w:pPr>
        <w:pStyle w:val="Heading2"/>
        <w:rPr>
          <w:b w:val="1"/>
          <w:bCs w:val="1"/>
        </w:rPr>
      </w:pPr>
      <w:bookmarkStart w:colFirst="0" w:colLast="0" w:name="_hq7vuipoln3r" w:id="2"/>
      <w:bookmarkEnd w:id="2"/>
      <w:r w:rsidDel="00000000" w:rsidR="00000000" w:rsidRPr="00000000">
        <w:rPr>
          <w:rtl w:val="0"/>
        </w:rPr>
        <w:t xml:space="preserve">2. 📊 </w:t>
      </w:r>
      <w:r w:rsidDel="00000000" w:rsidR="00000000" w:rsidRPr="00000000">
        <w:rPr>
          <w:b w:val="1"/>
          <w:bCs w:val="1"/>
          <w:rtl w:val="0"/>
        </w:rPr>
        <w:t xml:space="preserve">Key Metrics to Track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485"/>
        <w:tblGridChange w:id="0">
          <w:tblGrid>
            <w:gridCol w:w="2525"/>
            <w:gridCol w:w="3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Google 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CTR, CPC, Conv. Rate, ROAS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Abandoned 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Recovery Rate, Time to Recovery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Follow-ups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Reply Rate, Repeat Purchase 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Repeat Purchases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% of Returning Customers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Product Reviews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Review Count, Avg. Rating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w3rgtctjp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🔑 Recommended Google Ads Strategy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bxi83iek2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Search Campaigns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Groups</w:t>
      </w:r>
      <w:r w:rsidDel="00000000" w:rsidR="00000000" w:rsidRPr="00000000">
        <w:rPr>
          <w:rtl w:val="0"/>
        </w:rPr>
        <w:t xml:space="preserve">: no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deer repellent spray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deer deterrent for garden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 plants from deer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deer repellent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deer from eating roses</w:t>
      </w:r>
      <w:ins w:author="Blair Blacker" w:id="0" w:date="2026-02-09T13:50:08Z">
        <w:r w:rsidDel="00000000" w:rsidR="00000000" w:rsidRPr="00000000">
          <w:rPr>
            <w:rtl w:val="0"/>
          </w:rPr>
          <w:t xml:space="preserve">, hostas, flowers</w:t>
        </w:r>
      </w:ins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Assets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Sitelinks, callouts, structured snippets, and price assets as already developed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 copy variation (e.g. “Spring Garden Protection” vs. “Fall Crop Defense”)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Geotargeting by State + ZIP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county table</w:t>
      </w:r>
      <w:r w:rsidDel="00000000" w:rsidR="00000000" w:rsidRPr="00000000">
        <w:rPr>
          <w:rtl w:val="0"/>
        </w:rPr>
        <w:t xml:space="preserve"> (shown below) organized by state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 states by </w:t>
      </w:r>
      <w:r w:rsidDel="00000000" w:rsidR="00000000" w:rsidRPr="00000000">
        <w:rPr>
          <w:b w:val="1"/>
          <w:bCs w:val="1"/>
          <w:rtl w:val="0"/>
        </w:rPr>
        <w:t xml:space="preserve">deer season timing</w:t>
      </w:r>
      <w:r w:rsidDel="00000000" w:rsidR="00000000" w:rsidRPr="00000000">
        <w:rPr>
          <w:rtl w:val="0"/>
        </w:rPr>
        <w:t xml:space="preserve"> (e.g. South, Mid, North):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Southern States</w:t>
      </w:r>
      <w:r w:rsidDel="00000000" w:rsidR="00000000" w:rsidRPr="00000000">
        <w:rPr>
          <w:rtl w:val="0"/>
        </w:rPr>
        <w:t xml:space="preserve"> (start campaigns early: Jan–Apr)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Mid-states</w:t>
      </w:r>
      <w:r w:rsidDel="00000000" w:rsidR="00000000" w:rsidRPr="00000000">
        <w:rPr>
          <w:rtl w:val="0"/>
        </w:rPr>
        <w:t xml:space="preserve"> (Mar–Jul)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Northern States</w:t>
      </w:r>
      <w:r w:rsidDel="00000000" w:rsidR="00000000" w:rsidRPr="00000000">
        <w:rPr>
          <w:rtl w:val="0"/>
        </w:rPr>
        <w:t xml:space="preserve"> (May–Sep)</w:t>
      </w:r>
    </w:p>
    <w:tbl>
      <w:tblPr>
        <w:tblStyle w:val="Table2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4985"/>
        <w:tblGridChange w:id="0">
          <w:tblGrid>
            <w:gridCol w:w="1595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spacing w:after="0" w:before="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Counties with Deer Predation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Alabama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Wilcox, Dallas, Perry, Hale, Greene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Florida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Marion, Alachua, Leon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spacing w:after="0" w:before="0"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Georgia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Fulton, Forsyth, Columbia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spacing w:after="0" w:before="0"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Tennessee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Williamson, Rutherford, Knox, Hamilton, Shelby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Mississippi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Hinds, Rankin, Madison, Lamar, Pike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Pennsylvania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Blair, Union, Delaware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Michigan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Kent, Ingham, Oakland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Wisconsin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Dane, Marathon, Waukesha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Suffolk, Dutchess, Monroe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Virginia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Fairfax, Loudoun, Albemarle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New Jersey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Cape May, Burlington, Hunterdon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Ohio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Cuyahoga, Franklin, Summit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spacing w:after="0" w:before="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Travis, Williamson, Montgomery</w:t>
            </w:r>
          </w:p>
        </w:tc>
      </w:tr>
    </w:tbl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 Strategy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low: $20–$30/day per campaign group</w:t>
      </w:r>
      <w:ins w:author="Blair Blacker" w:id="1" w:date="2026-02-09T13:50:56Z">
        <w:r w:rsidDel="00000000" w:rsidR="00000000" w:rsidRPr="00000000">
          <w:rPr>
            <w:rtl w:val="0"/>
          </w:rPr>
          <w:t xml:space="preserve">:  $1,000/dayt</w:t>
        </w:r>
      </w:ins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for learning period (2 weeks minimum)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Gradually increase to $50–$100/day in peak season based on ROAS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Allocate more budget to high-conversion counties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g3qxjxj1l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Remarketing Campaigns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ads to: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Visitors who didn’t buy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 buyers (introduce Smart4Growing or larger pack)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Cart abandoners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Assets: Use video testimonials, UGC, before/after visuals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lza2i3th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✉️ Customer Retention &amp; Follow-Up Strategy (Friendlier, Personal Approach)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send follow-ups that feel personal. The sender can introduce themselves by name (e.g. "Hey, this is Alex from DeerWall!") so customers feel like they're talking to a real person, not an automated system.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/>
      </w:pPr>
      <w:bookmarkStart w:colFirst="0" w:colLast="0" w:name="_jop5w5cnsoj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🛒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Post Purhcase Flows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755"/>
        <w:gridCol w:w="5835"/>
        <w:tblGridChange w:id="0">
          <w:tblGrid>
            <w:gridCol w:w="1770"/>
            <w:gridCol w:w="1755"/>
            <w:gridCol w:w="58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ins w:author="Mauricio Rodríguez" w:id="2" w:date="2026-02-09T15:29:06Z"/>
                <w:b w:val="1"/>
                <w:bCs w:val="1"/>
                <w:rPrChange w:author="Mauricio Rodríguez" w:id="3" w:date="2026-02-09T15:29:06Z">
                  <w:rPr/>
                </w:rPrChange>
              </w:rPr>
            </w:pPr>
            <w:ins w:author="Mauricio Rodríguez" w:id="2" w:date="2026-02-09T15:29:06Z">
              <w:r w:rsidDel="00000000" w:rsidR="00000000" w:rsidRPr="00000000">
                <w:rPr>
                  <w:b w:val="1"/>
                  <w:bCs w:val="1"/>
                  <w:rtl w:val="0"/>
                  <w:rPrChange w:author="Mauricio Rodríguez" w:id="3" w:date="2026-02-09T15:29:06Z">
                    <w:rPr/>
                  </w:rPrChange>
                </w:rPr>
                <w:t xml:space="preserve">+1 D</w:t>
              </w:r>
              <w:commentRangeStart w:id="0"/>
              <w:r w:rsidDel="00000000" w:rsidR="00000000" w:rsidRPr="00000000">
                <w:rPr>
                  <w:b w:val="1"/>
                  <w:bCs w:val="1"/>
                  <w:rtl w:val="0"/>
                  <w:rPrChange w:author="Mauricio Rodríguez" w:id="3" w:date="2026-02-09T15:29:06Z">
                    <w:rPr/>
                  </w:rPrChange>
                </w:rPr>
                <w:t xml:space="preserve">ays</w:t>
              </w:r>
              <w:commentRangeEnd w:id="0"/>
              <w:r w:rsidDel="00000000" w:rsidR="00000000" w:rsidRPr="00000000">
                <w:commentReference w:id="0"/>
              </w:r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T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ext or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“Hey [First Name], this is </w:t>
            </w:r>
            <w:ins w:author="Mauricio Rodríguez" w:id="4" w:date="2026-02-09T15:48:45Z"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Angie</w:t>
              </w:r>
            </w:ins>
            <w:del w:author="Mauricio Rodríguez" w:id="4" w:date="2026-02-09T15:48:45Z">
              <w:r w:rsidDel="00000000" w:rsidR="00000000" w:rsidRPr="00000000">
                <w:rPr>
                  <w:i w:val="1"/>
                  <w:iCs w:val="1"/>
                  <w:rtl w:val="0"/>
                </w:rPr>
                <w:delText xml:space="preserve">Alex</w:delText>
              </w:r>
            </w:del>
            <w:r w:rsidDel="00000000" w:rsidR="00000000" w:rsidRPr="00000000">
              <w:rPr>
                <w:i w:val="1"/>
                <w:iCs w:val="1"/>
                <w:rtl w:val="0"/>
              </w:rPr>
              <w:t xml:space="preserve"> from DeerWall! Just wanted to check in — have you had a chance to try the spray yet? If you have any questions, I’m here to help. Hope those deer are staying far away! 😄”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or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“Hi again! </w:t>
            </w:r>
            <w:ins w:author="Mauricio Rodríguez" w:id="5" w:date="2026-02-09T15:49:15Z"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Angie</w:t>
              </w:r>
            </w:ins>
            <w:del w:author="Mauricio Rodríguez" w:id="5" w:date="2026-02-09T15:49:15Z">
              <w:r w:rsidDel="00000000" w:rsidR="00000000" w:rsidRPr="00000000">
                <w:rPr>
                  <w:i w:val="1"/>
                  <w:iCs w:val="1"/>
                  <w:rtl w:val="0"/>
                </w:rPr>
                <w:delText xml:space="preserve">Alex</w:delText>
              </w:r>
            </w:del>
            <w:r w:rsidDel="00000000" w:rsidR="00000000" w:rsidRPr="00000000">
              <w:rPr>
                <w:i w:val="1"/>
                <w:iCs w:val="1"/>
                <w:rtl w:val="0"/>
              </w:rPr>
              <w:t xml:space="preserve"> here from DeerWall 🌱 Just curious — how did it go? We always love hearing feedback from gardeners and farmers using the spray. Even a sentence or two would mean a lot!”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or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“Hey [First Name], it’s </w:t>
            </w:r>
            <w:ins w:author="Mauricio Rodríguez" w:id="6" w:date="2026-02-09T16:45:00Z"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Angie</w:t>
              </w:r>
            </w:ins>
            <w:del w:author="Mauricio Rodríguez" w:id="6" w:date="2026-02-09T16:45:00Z">
              <w:r w:rsidDel="00000000" w:rsidR="00000000" w:rsidRPr="00000000">
                <w:rPr>
                  <w:i w:val="1"/>
                  <w:iCs w:val="1"/>
                  <w:rtl w:val="0"/>
                </w:rPr>
                <w:delText xml:space="preserve">Alex</w:delText>
              </w:r>
            </w:del>
            <w:r w:rsidDel="00000000" w:rsidR="00000000" w:rsidRPr="00000000">
              <w:rPr>
                <w:i w:val="1"/>
                <w:iCs w:val="1"/>
                <w:rtl w:val="0"/>
              </w:rPr>
              <w:t xml:space="preserve"> again. If you liked the DeerWall spray, would you mind leaving us a quick review? It really helps other folks who are dealing with deer issues find something that works. Here’s the link 👉 [Review Link]”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+21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or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“Hey! It’s </w:t>
            </w:r>
            <w:ins w:author="Mauricio Rodríguez" w:id="7" w:date="2026-02-09T16:45:04Z"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Angie</w:t>
              </w:r>
            </w:ins>
            <w:del w:author="Mauricio Rodríguez" w:id="7" w:date="2026-02-09T16:45:04Z">
              <w:r w:rsidDel="00000000" w:rsidR="00000000" w:rsidRPr="00000000">
                <w:rPr>
                  <w:i w:val="1"/>
                  <w:iCs w:val="1"/>
                  <w:rtl w:val="0"/>
                </w:rPr>
                <w:delText xml:space="preserve">Alex</w:delText>
              </w:r>
            </w:del>
            <w:r w:rsidDel="00000000" w:rsidR="00000000" w:rsidRPr="00000000">
              <w:rPr>
                <w:i w:val="1"/>
                <w:iCs w:val="1"/>
                <w:rtl w:val="0"/>
              </w:rPr>
              <w:t xml:space="preserve"> from DeerWall again. Just a heads-up — if you're protecting more space, we now have 2.5 gallons of concentrate available! Also, I think you’d love this sister product that’s getting great feedback from growers: [Smart4Growing link]. Check it out, it is helping farmers and gardeners grow bigger and healthier plants.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c09o7pico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🛒 Abandoned Cart Recovery Flow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warm, human messages — not pushy. Just someone following up to help.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755"/>
        <w:gridCol w:w="5835"/>
        <w:tblGridChange w:id="0">
          <w:tblGrid>
            <w:gridCol w:w="1770"/>
            <w:gridCol w:w="1755"/>
            <w:gridCol w:w="58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 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or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“Hey [First Name], it’s Angie</w:t>
            </w:r>
            <w:ins w:author="Mauricio Rodríguez" w:id="8" w:date="2026-02-09T15:23:51Z">
              <w:r w:rsidDel="00000000" w:rsidR="00000000" w:rsidRPr="00000000">
                <w:rPr>
                  <w:i w:val="1"/>
                  <w:iCs w:val="1"/>
                  <w:rtl w:val="0"/>
                </w:rPr>
                <w:t xml:space="preserve"> Angie</w:t>
              </w:r>
            </w:ins>
            <w:r w:rsidDel="00000000" w:rsidR="00000000" w:rsidRPr="00000000">
              <w:rPr>
                <w:i w:val="1"/>
                <w:iCs w:val="1"/>
                <w:rtl w:val="0"/>
              </w:rPr>
              <w:t xml:space="preserve"> from DeerWall. Noticed you left something in your cart — want help finishing your order? Happy to answer any questions too!”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+12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or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“Hey! Still thinking about protecting your garden? Just wanted to check in — the season’s heating up, and so is the deer activity. Let me know if you need help choosing the right size bottle.”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or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“Hi [First Name], Angie here again. Still interested in that DeerWall spray? I’ve got a 10% discount I can send your way if that helps you decide. Just reply YES and I’ll shoot it over 👍”</w:t>
            </w:r>
          </w:p>
        </w:tc>
      </w:tr>
    </w:tbl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mjoznbtd0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📞 Virtual Assistant Tasks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follow-up texts/emails using templates.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repeat buyers to offer: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collection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Smart4Growing intro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 with reorder or product sizing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CRM or spreadsheet to track responses, reviews, and next steps.</w:t>
      </w:r>
    </w:p>
    <w:p w:rsidR="00000000" w:rsidDel="00000000" w:rsidP="00000000" w:rsidRDefault="00000000" w:rsidRPr="00000000" w14:paraId="00000079">
      <w:pPr>
        <w:pStyle w:val="Heading2"/>
        <w:rPr>
          <w:b w:val="1"/>
          <w:bCs w:val="1"/>
        </w:rPr>
      </w:pPr>
      <w:bookmarkStart w:colFirst="0" w:colLast="0" w:name="_3x2mxyb5jxl9" w:id="10"/>
      <w:bookmarkEnd w:id="10"/>
      <w:r w:rsidDel="00000000" w:rsidR="00000000" w:rsidRPr="00000000">
        <w:rPr>
          <w:rtl w:val="0"/>
        </w:rPr>
        <w:t xml:space="preserve">6. 📅 </w:t>
      </w:r>
      <w:r w:rsidDel="00000000" w:rsidR="00000000" w:rsidRPr="00000000">
        <w:rPr>
          <w:b w:val="1"/>
          <w:bCs w:val="1"/>
          <w:rtl w:val="0"/>
        </w:rPr>
        <w:t xml:space="preserve">Seasonal Campaign Schedule (Please verify)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300"/>
        <w:gridCol w:w="2375"/>
        <w:tblGridChange w:id="0">
          <w:tblGrid>
            <w:gridCol w:w="1790"/>
            <w:gridCol w:w="2300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Run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South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FL, </w:t>
            </w:r>
            <w:r w:rsidDel="00000000" w:rsidR="00000000" w:rsidRPr="00000000">
              <w:rPr>
                <w:shd w:fill="ff9900" w:val="clear"/>
                <w:rtl w:val="0"/>
                <w:rPrChange w:author="Mauricio Rodríguez" w:id="9" w:date="2026-02-09T15:15:23Z">
                  <w:rPr/>
                </w:rPrChange>
              </w:rPr>
              <w:t xml:space="preserve">AL</w:t>
            </w:r>
            <w:r w:rsidDel="00000000" w:rsidR="00000000" w:rsidRPr="00000000">
              <w:rPr>
                <w:rtl w:val="0"/>
              </w:rPr>
              <w:t xml:space="preserve">, MS, </w:t>
            </w:r>
            <w:r w:rsidDel="00000000" w:rsidR="00000000" w:rsidRPr="00000000">
              <w:rPr>
                <w:shd w:fill="ff9900" w:val="clear"/>
                <w:rtl w:val="0"/>
                <w:rPrChange w:author="Mauricio Rodríguez" w:id="10" w:date="2026-02-09T15:15:19Z">
                  <w:rPr/>
                </w:rPrChange>
              </w:rPr>
              <w:t xml:space="preserve">GA</w:t>
            </w:r>
            <w:r w:rsidDel="00000000" w:rsidR="00000000" w:rsidRPr="00000000">
              <w:rPr>
                <w:rtl w:val="0"/>
              </w:rPr>
              <w:t xml:space="preserve">, TX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Jan – Apr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Central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hd w:fill="ff9900" w:val="clear"/>
                <w:rtl w:val="0"/>
                <w:rPrChange w:author="Mauricio Rodríguez" w:id="11" w:date="2026-02-09T15:15:16Z">
                  <w:rPr/>
                </w:rPrChange>
              </w:rPr>
              <w:t xml:space="preserve">TN</w:t>
            </w:r>
            <w:r w:rsidDel="00000000" w:rsidR="00000000" w:rsidRPr="00000000">
              <w:rPr>
                <w:rtl w:val="0"/>
              </w:rPr>
              <w:t xml:space="preserve">, VA, </w:t>
            </w:r>
            <w:r w:rsidDel="00000000" w:rsidR="00000000" w:rsidRPr="00000000">
              <w:rPr>
                <w:shd w:fill="ff9900" w:val="clear"/>
                <w:rtl w:val="0"/>
                <w:rPrChange w:author="Mauricio Rodríguez" w:id="12" w:date="2026-02-09T15:15:51Z">
                  <w:rPr/>
                </w:rPrChange>
              </w:rPr>
              <w:t xml:space="preserve">NC</w:t>
            </w:r>
            <w:r w:rsidDel="00000000" w:rsidR="00000000" w:rsidRPr="00000000">
              <w:rPr>
                <w:rtl w:val="0"/>
              </w:rPr>
              <w:t xml:space="preserve">, OH, NJ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Mar – Jul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North/Northeast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PA, NY, MI, WI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May – Sep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9vvmjz99j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📦 Product &amp; Upsell Strategy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Purchase</w:t>
      </w:r>
      <w:r w:rsidDel="00000000" w:rsidR="00000000" w:rsidRPr="00000000">
        <w:rPr>
          <w:rtl w:val="0"/>
        </w:rPr>
        <w:t xml:space="preserve">: Focus on DeerWall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Purchase</w:t>
      </w:r>
      <w:r w:rsidDel="00000000" w:rsidR="00000000" w:rsidRPr="00000000">
        <w:rPr>
          <w:rtl w:val="0"/>
        </w:rPr>
        <w:t xml:space="preserve">: Offer a larger DeerWall product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Cross-Sell</w:t>
      </w:r>
      <w:r w:rsidDel="00000000" w:rsidR="00000000" w:rsidRPr="00000000">
        <w:rPr>
          <w:rtl w:val="0"/>
        </w:rPr>
        <w:t xml:space="preserve">: Introduce </w:t>
      </w:r>
      <w:r w:rsidDel="00000000" w:rsidR="00000000" w:rsidRPr="00000000">
        <w:rPr>
          <w:b w:val="1"/>
          <w:bCs w:val="1"/>
          <w:rtl w:val="0"/>
        </w:rPr>
        <w:t xml:space="preserve">Smart4Growing</w:t>
      </w:r>
      <w:r w:rsidDel="00000000" w:rsidR="00000000" w:rsidRPr="00000000">
        <w:rPr>
          <w:rtl w:val="0"/>
        </w:rPr>
        <w:t xml:space="preserve"> with exclusive offer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what size people buy based on acreage — build recommendations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51oaue0e8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💰 Budget Recommendation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Campaigns: ~$400/month per region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Mid-Season: Scale to ~$1,500/month based on ROAS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Retargeting: ~$100/month ongoing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cost: Part-time (1–2 hrs/day)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lop03np9q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✅ Next Steps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pPrChange w:author="Blair Blacker" w:id="0" w:date="2026-02-09T13:52:20Z">
          <w:pPr>
            <w:numPr>
              <w:ilvl w:val="0"/>
              <w:numId w:val="1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color w:val="ff0000"/>
          <w:rtl w:val="0"/>
          <w:rPrChange w:author="Blair Blacker" w:id="13" w:date="2026-02-09T13:52:20Z">
            <w:rPr/>
          </w:rPrChange>
        </w:rPr>
        <w:t xml:space="preserve">Finalize state targeting list (seasonal split) (Blair to verified)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Google Search campaigns by region (Andres)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remarketing tags &amp; set up audiences (Andres)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pPrChange w:author="Blair Blacker" w:id="0" w:date="2026-02-09T13:52:31Z">
          <w:pPr>
            <w:numPr>
              <w:ilvl w:val="0"/>
              <w:numId w:val="1"/>
            </w:numPr>
            <w:spacing w:after="240" w:before="240" w:lineRule="auto"/>
            <w:ind w:left="720" w:hanging="360"/>
          </w:pPr>
        </w:pPrChange>
      </w:pPr>
      <w:r w:rsidDel="00000000" w:rsidR="00000000" w:rsidRPr="00000000">
        <w:rPr>
          <w:color w:val="ff0000"/>
          <w:rtl w:val="0"/>
          <w:rPrChange w:author="Blair Blacker" w:id="14" w:date="2026-02-09T13:52:31Z">
            <w:rPr/>
          </w:rPrChange>
        </w:rPr>
        <w:t xml:space="preserve">Train VA with scripts + CRM tracking sheet (Blair)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analytics: Google Ads, GA4, and Shopify reports (Andres)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uricio Rodríguez" w:id="1" w:date="2026-02-09T16:46:10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like to naturally add the new slogan that we are using somewhere: Less Deer, More Yield</w:t>
      </w:r>
    </w:p>
  </w:comment>
  <w:comment w:author="Mauricio Rodríguez" w:id="0" w:date="2026-02-09T15:29:33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the product and a success story.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